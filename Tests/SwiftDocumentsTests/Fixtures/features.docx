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Relationship Id="core" Type="http://schemas.openxmlformats.org/officeDocument/2006/relationships/metadata/core-properties" Target="docProps/core.xml"/><Relationship Id="app" Type="http://schemas.openxmlformats.org/officeDocument/2006/relationships/extended-properties" Target="docProps/app.xml"/><Relationship Id="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="http://schemas.openxmlformats.org/officeDocument/2006/math" xmlns:x="urn:unknown">
  <w:body>
    <w:p>
      <w:pPr>
        <w:pStyle w:val="Heading"/>
        <w:spacing w:before="240" w:after="120"/>
        <w:numPr>
          <w:ilvl w:val="0"/>
          <w:numId w:val="4"/>
        </w:numPr>
      </w:pPr>
      <w:bookmarkStart w:id="0" w:name="start"/>
      <w:r>
        <w:t>見出し</w:t>
      </w:r>
      <w:r>
        <w:rPr>
          <w:rStyle w:val="Emphasis"/>
          <w:b w:val="0"/>
          <w:color w:val="FF0000"/>
        </w:rPr>
        <w:t>強調</w:t>
      </w:r>
      <w:hyperlink r:id="link" w:tooltip="案内">
        <w:r>
          <w:t>リンク</w:t>
        </w:r>
      </w:hyperlink>
      <w:bookmarkEnd w:id="0"/>
    </w:p>
    <w:p>
      <w:r>
        <w:fldChar w:fldCharType="begin" w:fldLock="1"/>
      </w:r>
      <w:r>
        <w:instrText xml:space="preserve"> PAGE </w:instrText>
      </w:r>
      <w:r>
        <w:fldChar w:fldCharType="separate"/>
      </w:r>
      <w:r>
        <w:t>3</w:t>
      </w:r>
      <w:r>
        <w:fldChar w:fldCharType="end"/>
      </w:r>
      <w:fldSimple w:instr="DATE">
        <w:r>
          <w:t>2026/01/01</w:t>
        </w:r>
      </w:fldSimple>
    </w:p>
    <w:p>
      <w:r>
        <w:t>変更:</w:t>
      </w:r>
      <w:del w:id="1" w:author="Sample" w:date="2026-01-01T00:00:00Z">
        <w:r>
          <w:delText>旧</w:delText>
        </w:r>
      </w:del>
      <w:ins w:id="2" w:author="Sample">
        <w:r>
          <w:t>新</w:t>
        </w:r>
      </w:ins>
      <w:r>
        <w:footnoteReference w:id="1"/>
        <w:endnoteReference w:id="2"/>
      </w:r>
      <w:commentRangeStart w:id="3"/>
      <w:r>
        <w:t>注釈対象</w:t>
        <w:commentReference w:id="3"/>
      </w:r>
      <w:commentRangeEnd w:id="3"/>
    </w:p>
    <w:p>
      <w:r>
        <w:drawing>
          <wp:inline>
            <wp:extent cx="914400" cy="457200"/>
            <wp:docPr id="1" name="Sample image" descr="架空の画像"/>
            <a:graphic>
              <a:graphicData>
                <a:blip r:embed="image"/>
              </a:graphicData>
            </a:graphic>
          </wp:inline>
        </w:drawing>
      </w:r>
    </w:p>
    <w:tbl>
      <w:tblPr>
        <w:tblW w:w="3000" w:type="dxa"/>
        <w:tblBorders>
          <w:top w:val="single" w:sz="8"/>
        </w:tblBorders>
      </w:tblPr>
      <w:tblGrid>
        <w:gridCol w:w="1500"/>
        <w:gridCol w:w="1500"/>
      </w:tblGrid>
      <w:tr>
        <w:trPr>
          <w:tblHeader/>
        </w:trPr>
        <w:tc>
          <w:tcPr>
            <w:gridSpan w:val="2"/>
            <w:vMerge w:val="restart"/>
            <w:tcW w:w="3000" w:type="dxa"/>
            <w:shd w:fill="EEEEEE"/>
          </w:tcPr>
          <w:p>
            <w:r>
              <w:t>結合</w:t>
            </w:r>
          </w:p>
        </w:tc>
      </w:tr>
      <w:tr>
        <w:tc>
          <w:tcPr>
            <w:vMerge/>
          </w:tcPr>
          <w:p/>
        </w:tc>
        <w:tc>
          <w:p>
            <w:r>
              <w:t>セル</w:t>
            </w:r>
          </w:p>
          <w:tbl>
            <w:tr>
              <w:tc>
                <w:p>
                  <w:r>
                    <w:t>入れ子</w:t>
                  </w:r>
                </w:p>
              </w:tc>
            </w:tr>
          </w:tbl>
        </w:tc>
      </w:tr>
    </w:tbl>
    <w:sectPr>
      <w:headerReference w:type="default" r:id="header"/>
      <w:footerReference w:type="default" r:id="footer"/>
      <w:pgSz w:w="12240" w:h="15840"/>
      <w:pgMar w:top="1440" w:left="1800"/>
      <w:cols w:num="2"/>
      <w:titlePg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3" w:author="Sample">
    <w:p>
      <w:r>
        <w:t>コメント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>
  <w:endnote w:id="2">
    <w:p>
      <w:r>
        <w:t>文末脚注</w:t>
      </w:r>
    </w:p>
  </w:endnote>
</w:endnotes>
</file>

<file path=word/footer.xml><?xml version="1.0" encoding="utf-8"?>
<w:ftr xmlns:w="http://schemas.openxmlformats.org/wordprocessingml/2006/main" xmlns:r="http://schemas.openxmlformats.org/officeDocument/2006/relationships">
  <w:p>
    <w:r>
      <w:t>フッター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1">
    <w:p>
      <w:r>
        <w:t>脚注</w:t>
      </w:r>
    </w:p>
  </w:footnote>
</w:footnotes>
</file>

<file path=word/header.xml><?xml version="1.0" encoding="utf-8"?>
<w:hdr xmlns:w="http://schemas.openxmlformats.org/wordprocessingml/2006/main" xmlns:r="http://schemas.openxmlformats.org/officeDocument/2006/relationships">
  <w:p>
    <w:r>
      <w:t>ヘッダー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</w:abstractNum>
  <w:num w:numId="4">
    <w:abstractNumId w:val="0"/>
    <w:lvlOverride w:ilvl="0">
      <w:startOverride w:val="7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Default"/>
        <w:sz w:val="22"/>
      </w:rPr>
    </w:rPrDefault>
  </w:docDefaults>
  <w:style w:type="paragraph" w:default="1" w:styleId="Normal">
    <w:name w:val="Normal"/>
    <w:rPr>
      <w:b/>
    </w:rPr>
  </w:style>
  <w:style w:type="paragraph" w:styleId="Heading">
    <w:name w:val="見出し"/>
    <w:basedOn w:val="Normal"/>
    <w:pPr>
      <w:jc w:val="center"/>
      <w:keepNext/>
    </w:pPr>
    <w:rPr>
      <w:b/>
      <w:i/>
      <w:sz w:val="36"/>
    </w:rPr>
  </w:style>
  <w:style w:type="character" w:styleId="Emphasis">
    <w:name w:val="Emphasis"/>
    <w:rPr>
      <w:i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.xml"/><Relationship Id="footer" Type="http://schemas.openxmlformats.org/officeDocument/2006/relationships/footer" Target="footer.xml"/><Relationship Id="footnotes" Type="http://schemas.openxmlformats.org/officeDocument/2006/relationships/footnotes" Target="footnotes.xml"/><Relationship Id="endnotes" Type="http://schemas.openxmlformats.org/officeDocument/2006/relationships/endnotes" Target="endnotes.xml"/><Relationship Id="comments" Type="http://schemas.openxmlformats.org/officeDocument/2006/relationships/comments" Target="comments.xml"/><Relationship Id="image" Type="http://schemas.openxmlformats.org/officeDocument/2006/relationships/image" Target="media/sample.png"/><Relationship Id="link" Type="http://schemas.openxmlformats.org/officeDocument/2006/relationships/hyperlink" Target="https://example.com/guide" TargetMode="External"/></Relationships>
</file>

<file path=docProps/app.xml><?xml version="1.0" encoding="utf-8"?>
<Properties xmlns="http://schemas.openxmlformats.org/officeDocument/2006/extended-properties">
  <Application>Fixture Generator</Application>
  <Pages>2</Pages>
  <Words>20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架空の文書</dc:title>
  <dc:creator>Sample Author</dc:creator>
  <dcterms:created>2026-01-01T00:00:00Z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Project">
    <vt:lpwstr>Sample</vt:lpwstr>
  </property>
</Properties>
</file>